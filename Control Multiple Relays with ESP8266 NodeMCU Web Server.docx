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BBB59D" w14:textId="77777777" w:rsidR="00834B5D" w:rsidRPr="00834B5D" w:rsidRDefault="00834B5D" w:rsidP="00834B5D">
      <w:pPr>
        <w:rPr>
          <w:b/>
          <w:bCs/>
        </w:rPr>
      </w:pPr>
      <w:r w:rsidRPr="00834B5D">
        <w:rPr>
          <w:b/>
          <w:bCs/>
        </w:rPr>
        <w:t xml:space="preserve">Control Multiple Relays with ESP8266 </w:t>
      </w:r>
      <w:proofErr w:type="spellStart"/>
      <w:r w:rsidRPr="00834B5D">
        <w:rPr>
          <w:b/>
          <w:bCs/>
        </w:rPr>
        <w:t>NodeMCU</w:t>
      </w:r>
      <w:proofErr w:type="spellEnd"/>
      <w:r w:rsidRPr="00834B5D">
        <w:rPr>
          <w:b/>
          <w:bCs/>
        </w:rPr>
        <w:t xml:space="preserve"> Web Server</w:t>
      </w:r>
    </w:p>
    <w:p w14:paraId="3E334218" w14:textId="63A71AB6" w:rsidR="00834B5D" w:rsidRPr="00834B5D" w:rsidRDefault="00834B5D" w:rsidP="00834B5D">
      <w:pPr>
        <w:jc w:val="center"/>
      </w:pPr>
      <w:r w:rsidRPr="00834B5D">
        <w:drawing>
          <wp:inline distT="0" distB="0" distL="0" distR="0" wp14:anchorId="77F67202" wp14:editId="4AC78787">
            <wp:extent cx="2143125" cy="4286250"/>
            <wp:effectExtent l="0" t="0" r="9525" b="0"/>
            <wp:docPr id="813792160" name="Picture 6" descr="Control Multiple Relays with ESP8266 Web 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ontrol Multiple Relays with ESP8266 Web Serv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43125" cy="4286250"/>
                    </a:xfrm>
                    <a:prstGeom prst="rect">
                      <a:avLst/>
                    </a:prstGeom>
                    <a:noFill/>
                    <a:ln>
                      <a:noFill/>
                    </a:ln>
                  </pic:spPr>
                </pic:pic>
              </a:graphicData>
            </a:graphic>
          </wp:inline>
        </w:drawing>
      </w:r>
    </w:p>
    <w:p w14:paraId="4F7B6870" w14:textId="77777777" w:rsidR="00834B5D" w:rsidRPr="00834B5D" w:rsidRDefault="00834B5D" w:rsidP="00834B5D">
      <w:r w:rsidRPr="00834B5D">
        <w:t>In this section, we’ve created a web server example that allows you to control as many relays as you want via web server whether they are configured as normally opened or as normally closed. You just need to change a few lines of code to define the number of relays you want to control and the pin assignment.</w:t>
      </w:r>
    </w:p>
    <w:p w14:paraId="4C6262BC" w14:textId="77777777" w:rsidR="00834B5D" w:rsidRPr="00834B5D" w:rsidRDefault="00834B5D" w:rsidP="00834B5D">
      <w:r w:rsidRPr="00834B5D">
        <w:t>To build this web server, we use the </w:t>
      </w:r>
      <w:proofErr w:type="spellStart"/>
      <w:r w:rsidRPr="00834B5D">
        <w:fldChar w:fldCharType="begin"/>
      </w:r>
      <w:r w:rsidRPr="00834B5D">
        <w:instrText>HYPERLINK "https://github.com/me-no-dev/ESPAsyncWebServer" \t "_blank"</w:instrText>
      </w:r>
      <w:r w:rsidRPr="00834B5D">
        <w:fldChar w:fldCharType="separate"/>
      </w:r>
      <w:r w:rsidRPr="00834B5D">
        <w:rPr>
          <w:rStyle w:val="Hyperlink"/>
        </w:rPr>
        <w:t>ESPAsyncWebServer</w:t>
      </w:r>
      <w:proofErr w:type="spellEnd"/>
      <w:r w:rsidRPr="00834B5D">
        <w:rPr>
          <w:rStyle w:val="Hyperlink"/>
        </w:rPr>
        <w:t xml:space="preserve"> library</w:t>
      </w:r>
      <w:r w:rsidRPr="00834B5D">
        <w:fldChar w:fldCharType="end"/>
      </w:r>
      <w:r w:rsidRPr="00834B5D">
        <w:t>.</w:t>
      </w:r>
    </w:p>
    <w:p w14:paraId="75729C29" w14:textId="77777777" w:rsidR="00834B5D" w:rsidRPr="00834B5D" w:rsidRDefault="00834B5D" w:rsidP="00834B5D">
      <w:r w:rsidRPr="00834B5D">
        <w:rPr>
          <w:b/>
          <w:bCs/>
        </w:rPr>
        <w:t xml:space="preserve">Installing the </w:t>
      </w:r>
      <w:proofErr w:type="spellStart"/>
      <w:r w:rsidRPr="00834B5D">
        <w:rPr>
          <w:b/>
          <w:bCs/>
        </w:rPr>
        <w:t>ESPAsyncWebServer</w:t>
      </w:r>
      <w:proofErr w:type="spellEnd"/>
      <w:r w:rsidRPr="00834B5D">
        <w:rPr>
          <w:b/>
          <w:bCs/>
        </w:rPr>
        <w:t xml:space="preserve"> library</w:t>
      </w:r>
    </w:p>
    <w:p w14:paraId="48DDD73E" w14:textId="77777777" w:rsidR="00834B5D" w:rsidRPr="00834B5D" w:rsidRDefault="00834B5D" w:rsidP="00834B5D">
      <w:r w:rsidRPr="00834B5D">
        <w:t>Follow the next steps to install the </w:t>
      </w:r>
      <w:proofErr w:type="spellStart"/>
      <w:r w:rsidRPr="00834B5D">
        <w:fldChar w:fldCharType="begin"/>
      </w:r>
      <w:r w:rsidRPr="00834B5D">
        <w:instrText>HYPERLINK "https://github.com/me-no-dev/ESPAsyncWebServer" \t "_blank"</w:instrText>
      </w:r>
      <w:r w:rsidRPr="00834B5D">
        <w:fldChar w:fldCharType="separate"/>
      </w:r>
      <w:r w:rsidRPr="00834B5D">
        <w:rPr>
          <w:rStyle w:val="Hyperlink"/>
        </w:rPr>
        <w:t>ESPAsyncWebServer</w:t>
      </w:r>
      <w:proofErr w:type="spellEnd"/>
      <w:r w:rsidRPr="00834B5D">
        <w:fldChar w:fldCharType="end"/>
      </w:r>
      <w:r w:rsidRPr="00834B5D">
        <w:t> library:</w:t>
      </w:r>
    </w:p>
    <w:p w14:paraId="0197333A" w14:textId="77777777" w:rsidR="00834B5D" w:rsidRPr="00834B5D" w:rsidRDefault="00834B5D" w:rsidP="00834B5D">
      <w:pPr>
        <w:numPr>
          <w:ilvl w:val="0"/>
          <w:numId w:val="1"/>
        </w:numPr>
      </w:pPr>
      <w:hyperlink r:id="rId6" w:tgtFrame="_blank" w:history="1">
        <w:r w:rsidRPr="00834B5D">
          <w:rPr>
            <w:rStyle w:val="Hyperlink"/>
          </w:rPr>
          <w:t xml:space="preserve">Click here to download the </w:t>
        </w:r>
        <w:proofErr w:type="spellStart"/>
        <w:r w:rsidRPr="00834B5D">
          <w:rPr>
            <w:rStyle w:val="Hyperlink"/>
          </w:rPr>
          <w:t>ESPAsyncWebServer</w:t>
        </w:r>
        <w:proofErr w:type="spellEnd"/>
        <w:r w:rsidRPr="00834B5D">
          <w:rPr>
            <w:rStyle w:val="Hyperlink"/>
          </w:rPr>
          <w:t xml:space="preserve"> library</w:t>
        </w:r>
      </w:hyperlink>
      <w:r w:rsidRPr="00834B5D">
        <w:t>. You should have a .zip folder in your Downloads folder</w:t>
      </w:r>
    </w:p>
    <w:p w14:paraId="2094F969" w14:textId="77777777" w:rsidR="00834B5D" w:rsidRPr="00834B5D" w:rsidRDefault="00834B5D" w:rsidP="00834B5D">
      <w:pPr>
        <w:numPr>
          <w:ilvl w:val="0"/>
          <w:numId w:val="1"/>
        </w:numPr>
      </w:pPr>
      <w:r w:rsidRPr="00834B5D">
        <w:t>Unzip the .zip folder and you should get </w:t>
      </w:r>
      <w:proofErr w:type="spellStart"/>
      <w:r w:rsidRPr="00834B5D">
        <w:rPr>
          <w:i/>
          <w:iCs/>
        </w:rPr>
        <w:t>ESPAsyncWebServer</w:t>
      </w:r>
      <w:proofErr w:type="spellEnd"/>
      <w:r w:rsidRPr="00834B5D">
        <w:rPr>
          <w:i/>
          <w:iCs/>
        </w:rPr>
        <w:t>-master</w:t>
      </w:r>
      <w:r w:rsidRPr="00834B5D">
        <w:t> folder</w:t>
      </w:r>
    </w:p>
    <w:p w14:paraId="0E30F39C" w14:textId="77777777" w:rsidR="00834B5D" w:rsidRPr="00834B5D" w:rsidRDefault="00834B5D" w:rsidP="00834B5D">
      <w:pPr>
        <w:numPr>
          <w:ilvl w:val="0"/>
          <w:numId w:val="1"/>
        </w:numPr>
      </w:pPr>
      <w:r w:rsidRPr="00834B5D">
        <w:t>Rename your folder from </w:t>
      </w:r>
      <w:del w:id="0" w:author="Unknown">
        <w:r w:rsidRPr="00834B5D">
          <w:delText>ESPAsyncWebServer-master</w:delText>
        </w:r>
      </w:del>
      <w:r w:rsidRPr="00834B5D">
        <w:t> to </w:t>
      </w:r>
      <w:proofErr w:type="spellStart"/>
      <w:r w:rsidRPr="00834B5D">
        <w:rPr>
          <w:i/>
          <w:iCs/>
        </w:rPr>
        <w:t>ESPAsyncWebServer</w:t>
      </w:r>
      <w:proofErr w:type="spellEnd"/>
    </w:p>
    <w:p w14:paraId="06FE6B13" w14:textId="77777777" w:rsidR="00834B5D" w:rsidRPr="00834B5D" w:rsidRDefault="00834B5D" w:rsidP="00834B5D">
      <w:pPr>
        <w:numPr>
          <w:ilvl w:val="0"/>
          <w:numId w:val="1"/>
        </w:numPr>
      </w:pPr>
      <w:r w:rsidRPr="00834B5D">
        <w:t>Move the </w:t>
      </w:r>
      <w:proofErr w:type="spellStart"/>
      <w:r w:rsidRPr="00834B5D">
        <w:rPr>
          <w:i/>
          <w:iCs/>
        </w:rPr>
        <w:t>ESPAsyncWebServer</w:t>
      </w:r>
      <w:proofErr w:type="spellEnd"/>
      <w:r w:rsidRPr="00834B5D">
        <w:rPr>
          <w:i/>
          <w:iCs/>
        </w:rPr>
        <w:t> </w:t>
      </w:r>
      <w:r w:rsidRPr="00834B5D">
        <w:t>folder to your Arduino IDE installation libraries folder</w:t>
      </w:r>
    </w:p>
    <w:p w14:paraId="695E66FE" w14:textId="77777777" w:rsidR="00834B5D" w:rsidRPr="00834B5D" w:rsidRDefault="00834B5D" w:rsidP="00834B5D">
      <w:r w:rsidRPr="00834B5D">
        <w:lastRenderedPageBreak/>
        <w:t>Alternatively, in your Arduino IDE, you can go to </w:t>
      </w:r>
      <w:r w:rsidRPr="00834B5D">
        <w:rPr>
          <w:b/>
          <w:bCs/>
        </w:rPr>
        <w:t>Sketch </w:t>
      </w:r>
      <w:r w:rsidRPr="00834B5D">
        <w:t>&gt; </w:t>
      </w:r>
      <w:r w:rsidRPr="00834B5D">
        <w:rPr>
          <w:b/>
          <w:bCs/>
        </w:rPr>
        <w:t>Include Library</w:t>
      </w:r>
      <w:r w:rsidRPr="00834B5D">
        <w:t> &gt; </w:t>
      </w:r>
      <w:r w:rsidRPr="00834B5D">
        <w:rPr>
          <w:b/>
          <w:bCs/>
        </w:rPr>
        <w:t>Add .ZIP library…</w:t>
      </w:r>
      <w:r w:rsidRPr="00834B5D">
        <w:t> and select the library you’ve just downloaded.</w:t>
      </w:r>
    </w:p>
    <w:p w14:paraId="65A21179" w14:textId="77777777" w:rsidR="00834B5D" w:rsidRPr="00834B5D" w:rsidRDefault="00834B5D" w:rsidP="00834B5D">
      <w:r w:rsidRPr="00834B5D">
        <w:rPr>
          <w:b/>
          <w:bCs/>
        </w:rPr>
        <w:t>Installing the </w:t>
      </w:r>
      <w:proofErr w:type="spellStart"/>
      <w:r w:rsidRPr="00834B5D">
        <w:rPr>
          <w:b/>
          <w:bCs/>
        </w:rPr>
        <w:t>ESPAsyncTCP</w:t>
      </w:r>
      <w:proofErr w:type="spellEnd"/>
      <w:r w:rsidRPr="00834B5D">
        <w:rPr>
          <w:b/>
          <w:bCs/>
        </w:rPr>
        <w:t xml:space="preserve"> Library for ESP8266</w:t>
      </w:r>
    </w:p>
    <w:p w14:paraId="15854665" w14:textId="77777777" w:rsidR="00834B5D" w:rsidRPr="00834B5D" w:rsidRDefault="00834B5D" w:rsidP="00834B5D">
      <w:r w:rsidRPr="00834B5D">
        <w:t>The </w:t>
      </w:r>
      <w:proofErr w:type="spellStart"/>
      <w:r w:rsidRPr="00834B5D">
        <w:fldChar w:fldCharType="begin"/>
      </w:r>
      <w:r w:rsidRPr="00834B5D">
        <w:instrText>HYPERLINK "https://github.com/me-no-dev/ESPAsyncWebServer" \t "_blank"</w:instrText>
      </w:r>
      <w:r w:rsidRPr="00834B5D">
        <w:fldChar w:fldCharType="separate"/>
      </w:r>
      <w:r w:rsidRPr="00834B5D">
        <w:rPr>
          <w:rStyle w:val="Hyperlink"/>
        </w:rPr>
        <w:t>ESPAsyncWebServer</w:t>
      </w:r>
      <w:proofErr w:type="spellEnd"/>
      <w:r w:rsidRPr="00834B5D">
        <w:fldChar w:fldCharType="end"/>
      </w:r>
      <w:r w:rsidRPr="00834B5D">
        <w:t> library requires the </w:t>
      </w:r>
      <w:proofErr w:type="spellStart"/>
      <w:r w:rsidRPr="00834B5D">
        <w:fldChar w:fldCharType="begin"/>
      </w:r>
      <w:r w:rsidRPr="00834B5D">
        <w:instrText>HYPERLINK "https://github.com/me-no-dev/ESPAsyncTCP" \t "_blank"</w:instrText>
      </w:r>
      <w:r w:rsidRPr="00834B5D">
        <w:fldChar w:fldCharType="separate"/>
      </w:r>
      <w:r w:rsidRPr="00834B5D">
        <w:rPr>
          <w:rStyle w:val="Hyperlink"/>
        </w:rPr>
        <w:t>ESPAsyncTCP</w:t>
      </w:r>
      <w:proofErr w:type="spellEnd"/>
      <w:r w:rsidRPr="00834B5D">
        <w:rPr>
          <w:rStyle w:val="Hyperlink"/>
        </w:rPr>
        <w:t> </w:t>
      </w:r>
      <w:r w:rsidRPr="00834B5D">
        <w:fldChar w:fldCharType="end"/>
      </w:r>
      <w:r w:rsidRPr="00834B5D">
        <w:t>library to work. Follow the next steps to install that library:</w:t>
      </w:r>
    </w:p>
    <w:p w14:paraId="34EA58B3" w14:textId="77777777" w:rsidR="00834B5D" w:rsidRPr="00834B5D" w:rsidRDefault="00834B5D" w:rsidP="00834B5D">
      <w:pPr>
        <w:numPr>
          <w:ilvl w:val="0"/>
          <w:numId w:val="2"/>
        </w:numPr>
      </w:pPr>
      <w:hyperlink r:id="rId7" w:tgtFrame="_blank" w:history="1">
        <w:r w:rsidRPr="00834B5D">
          <w:rPr>
            <w:rStyle w:val="Hyperlink"/>
          </w:rPr>
          <w:t xml:space="preserve">Click here to download the </w:t>
        </w:r>
        <w:proofErr w:type="spellStart"/>
        <w:r w:rsidRPr="00834B5D">
          <w:rPr>
            <w:rStyle w:val="Hyperlink"/>
          </w:rPr>
          <w:t>ESPAsyncTCP</w:t>
        </w:r>
        <w:proofErr w:type="spellEnd"/>
        <w:r w:rsidRPr="00834B5D">
          <w:rPr>
            <w:rStyle w:val="Hyperlink"/>
          </w:rPr>
          <w:t xml:space="preserve"> library</w:t>
        </w:r>
      </w:hyperlink>
      <w:r w:rsidRPr="00834B5D">
        <w:t>. You should have a .zip folder in your Downloads folder</w:t>
      </w:r>
    </w:p>
    <w:p w14:paraId="1D5993DC" w14:textId="77777777" w:rsidR="00834B5D" w:rsidRPr="00834B5D" w:rsidRDefault="00834B5D" w:rsidP="00834B5D">
      <w:pPr>
        <w:numPr>
          <w:ilvl w:val="0"/>
          <w:numId w:val="2"/>
        </w:numPr>
      </w:pPr>
      <w:r w:rsidRPr="00834B5D">
        <w:t>Unzip the .zip folder and you should get </w:t>
      </w:r>
      <w:proofErr w:type="spellStart"/>
      <w:r w:rsidRPr="00834B5D">
        <w:rPr>
          <w:i/>
          <w:iCs/>
        </w:rPr>
        <w:t>ESPAsyncTCP</w:t>
      </w:r>
      <w:proofErr w:type="spellEnd"/>
      <w:r w:rsidRPr="00834B5D">
        <w:rPr>
          <w:i/>
          <w:iCs/>
        </w:rPr>
        <w:t>-master</w:t>
      </w:r>
      <w:r w:rsidRPr="00834B5D">
        <w:t> folder</w:t>
      </w:r>
    </w:p>
    <w:p w14:paraId="108A27AE" w14:textId="77777777" w:rsidR="00834B5D" w:rsidRPr="00834B5D" w:rsidRDefault="00834B5D" w:rsidP="00834B5D">
      <w:pPr>
        <w:numPr>
          <w:ilvl w:val="0"/>
          <w:numId w:val="2"/>
        </w:numPr>
      </w:pPr>
      <w:r w:rsidRPr="00834B5D">
        <w:t>Rename your folder from </w:t>
      </w:r>
      <w:del w:id="1" w:author="Unknown">
        <w:r w:rsidRPr="00834B5D">
          <w:delText>ESPAsyncTCP-master </w:delText>
        </w:r>
      </w:del>
      <w:r w:rsidRPr="00834B5D">
        <w:t>to </w:t>
      </w:r>
      <w:proofErr w:type="spellStart"/>
      <w:r w:rsidRPr="00834B5D">
        <w:rPr>
          <w:i/>
          <w:iCs/>
        </w:rPr>
        <w:t>ESPAsyncTCP</w:t>
      </w:r>
      <w:proofErr w:type="spellEnd"/>
    </w:p>
    <w:p w14:paraId="1F210000" w14:textId="77777777" w:rsidR="00834B5D" w:rsidRPr="00834B5D" w:rsidRDefault="00834B5D" w:rsidP="00834B5D">
      <w:pPr>
        <w:numPr>
          <w:ilvl w:val="0"/>
          <w:numId w:val="2"/>
        </w:numPr>
      </w:pPr>
      <w:r w:rsidRPr="00834B5D">
        <w:t>Move the </w:t>
      </w:r>
      <w:proofErr w:type="spellStart"/>
      <w:r w:rsidRPr="00834B5D">
        <w:rPr>
          <w:i/>
          <w:iCs/>
        </w:rPr>
        <w:t>ESPAsyncTCP</w:t>
      </w:r>
      <w:proofErr w:type="spellEnd"/>
      <w:r w:rsidRPr="00834B5D">
        <w:rPr>
          <w:i/>
          <w:iCs/>
        </w:rPr>
        <w:t> </w:t>
      </w:r>
      <w:r w:rsidRPr="00834B5D">
        <w:t>folder to your Arduino IDE installation libraries folder</w:t>
      </w:r>
    </w:p>
    <w:p w14:paraId="5009C5E8" w14:textId="77777777" w:rsidR="00834B5D" w:rsidRPr="00834B5D" w:rsidRDefault="00834B5D" w:rsidP="00834B5D">
      <w:pPr>
        <w:numPr>
          <w:ilvl w:val="0"/>
          <w:numId w:val="2"/>
        </w:numPr>
      </w:pPr>
      <w:r w:rsidRPr="00834B5D">
        <w:t>Finally, re-open your Arduino IDE</w:t>
      </w:r>
    </w:p>
    <w:p w14:paraId="21FA412E" w14:textId="77777777" w:rsidR="00834B5D" w:rsidRPr="00834B5D" w:rsidRDefault="00834B5D" w:rsidP="00834B5D">
      <w:r w:rsidRPr="00834B5D">
        <w:t>Alternatively, in your Arduino IDE, you can go to </w:t>
      </w:r>
      <w:r w:rsidRPr="00834B5D">
        <w:rPr>
          <w:b/>
          <w:bCs/>
        </w:rPr>
        <w:t>Sketch </w:t>
      </w:r>
      <w:r w:rsidRPr="00834B5D">
        <w:t>&gt; </w:t>
      </w:r>
      <w:r w:rsidRPr="00834B5D">
        <w:rPr>
          <w:b/>
          <w:bCs/>
        </w:rPr>
        <w:t>Include Library</w:t>
      </w:r>
      <w:r w:rsidRPr="00834B5D">
        <w:t> &gt; </w:t>
      </w:r>
      <w:r w:rsidRPr="00834B5D">
        <w:rPr>
          <w:b/>
          <w:bCs/>
        </w:rPr>
        <w:t>Add .ZIP library…</w:t>
      </w:r>
      <w:r w:rsidRPr="00834B5D">
        <w:t> and select the library you’ve just downloaded.</w:t>
      </w:r>
    </w:p>
    <w:p w14:paraId="18A34AC5" w14:textId="77777777" w:rsidR="00834B5D" w:rsidRPr="00834B5D" w:rsidRDefault="00834B5D" w:rsidP="00834B5D">
      <w:r w:rsidRPr="00834B5D">
        <w:t>After installing the required libraries, copy the following code to your Arduino IDE.</w:t>
      </w:r>
    </w:p>
    <w:p w14:paraId="4F04256B" w14:textId="77777777" w:rsidR="00834B5D" w:rsidRDefault="00834B5D" w:rsidP="00834B5D"/>
    <w:p w14:paraId="7BF52722" w14:textId="77777777" w:rsidR="00834B5D" w:rsidRDefault="00834B5D" w:rsidP="00834B5D"/>
    <w:p w14:paraId="0860A95F" w14:textId="77777777" w:rsidR="00834B5D" w:rsidRDefault="00834B5D" w:rsidP="00834B5D"/>
    <w:p w14:paraId="7B9ADA05" w14:textId="77777777" w:rsidR="00834B5D" w:rsidRDefault="00834B5D" w:rsidP="00834B5D"/>
    <w:p w14:paraId="7B75E534" w14:textId="77777777" w:rsidR="00834B5D" w:rsidRDefault="00834B5D" w:rsidP="00834B5D"/>
    <w:p w14:paraId="5B03463E" w14:textId="77777777" w:rsidR="00834B5D" w:rsidRDefault="00834B5D" w:rsidP="00834B5D"/>
    <w:p w14:paraId="5755F917" w14:textId="77777777" w:rsidR="00834B5D" w:rsidRDefault="00834B5D" w:rsidP="00834B5D"/>
    <w:p w14:paraId="31D63C36" w14:textId="77777777" w:rsidR="00834B5D" w:rsidRDefault="00834B5D" w:rsidP="00834B5D"/>
    <w:p w14:paraId="1AB0DDD2" w14:textId="77777777" w:rsidR="00834B5D" w:rsidRDefault="00834B5D" w:rsidP="00834B5D"/>
    <w:p w14:paraId="744AE41E" w14:textId="77777777" w:rsidR="00834B5D" w:rsidRDefault="00834B5D" w:rsidP="00834B5D"/>
    <w:p w14:paraId="3A6A6C07" w14:textId="77777777" w:rsidR="00834B5D" w:rsidRDefault="00834B5D" w:rsidP="00834B5D"/>
    <w:p w14:paraId="034ED300" w14:textId="77777777" w:rsidR="00834B5D" w:rsidRDefault="00834B5D" w:rsidP="00834B5D"/>
    <w:p w14:paraId="751D03C2" w14:textId="77777777" w:rsidR="00834B5D" w:rsidRPr="00834B5D" w:rsidRDefault="00834B5D" w:rsidP="00834B5D"/>
    <w:p w14:paraId="31A2A2EA" w14:textId="77777777" w:rsidR="00834B5D" w:rsidRPr="00834B5D" w:rsidRDefault="00834B5D" w:rsidP="00834B5D">
      <w:pPr>
        <w:rPr>
          <w:b/>
          <w:bCs/>
        </w:rPr>
      </w:pPr>
      <w:r w:rsidRPr="00834B5D">
        <w:rPr>
          <w:b/>
          <w:bCs/>
        </w:rPr>
        <w:lastRenderedPageBreak/>
        <w:t>Define Relay Configuration</w:t>
      </w:r>
    </w:p>
    <w:p w14:paraId="4750CBF7" w14:textId="77777777" w:rsidR="00834B5D" w:rsidRPr="00834B5D" w:rsidRDefault="00834B5D" w:rsidP="00834B5D">
      <w:r w:rsidRPr="00834B5D">
        <w:t xml:space="preserve">Modify the following variable to indicate whether you’re using your relays in normally open (NO) or normally closed (NC) configuration. Set the RELAY_NO variable to true for normally open </w:t>
      </w:r>
      <w:proofErr w:type="spellStart"/>
      <w:r w:rsidRPr="00834B5D">
        <w:t>os</w:t>
      </w:r>
      <w:proofErr w:type="spellEnd"/>
      <w:r w:rsidRPr="00834B5D">
        <w:t xml:space="preserve"> set to false for normally closed.</w:t>
      </w:r>
    </w:p>
    <w:p w14:paraId="01AD9E39" w14:textId="77777777" w:rsidR="00834B5D" w:rsidRPr="00834B5D" w:rsidRDefault="00834B5D" w:rsidP="00834B5D">
      <w:r w:rsidRPr="00834B5D">
        <w:t>#define RELAY_NO true</w:t>
      </w:r>
    </w:p>
    <w:p w14:paraId="7C9B9BDD" w14:textId="77777777" w:rsidR="00834B5D" w:rsidRPr="00834B5D" w:rsidRDefault="00834B5D" w:rsidP="00834B5D">
      <w:pPr>
        <w:rPr>
          <w:b/>
          <w:bCs/>
        </w:rPr>
      </w:pPr>
      <w:r w:rsidRPr="00834B5D">
        <w:rPr>
          <w:b/>
          <w:bCs/>
        </w:rPr>
        <w:t>Define Number of Relays (Channels)</w:t>
      </w:r>
    </w:p>
    <w:p w14:paraId="78B75F1A" w14:textId="77777777" w:rsidR="00834B5D" w:rsidRPr="00834B5D" w:rsidRDefault="00834B5D" w:rsidP="00834B5D">
      <w:r w:rsidRPr="00834B5D">
        <w:t>You can define the number of relays you want to control on the NUM_RELAYS variable. For demonstration purposes, we’re setting it to 5.</w:t>
      </w:r>
    </w:p>
    <w:p w14:paraId="2DC855EB" w14:textId="77777777" w:rsidR="00834B5D" w:rsidRPr="00834B5D" w:rsidRDefault="00834B5D" w:rsidP="00834B5D">
      <w:r w:rsidRPr="00834B5D">
        <w:t>#define NUM_RELAYS 5</w:t>
      </w:r>
    </w:p>
    <w:p w14:paraId="7994DA61" w14:textId="77777777" w:rsidR="00834B5D" w:rsidRPr="00834B5D" w:rsidRDefault="00834B5D" w:rsidP="00834B5D">
      <w:pPr>
        <w:rPr>
          <w:b/>
          <w:bCs/>
        </w:rPr>
      </w:pPr>
      <w:r w:rsidRPr="00834B5D">
        <w:rPr>
          <w:b/>
          <w:bCs/>
        </w:rPr>
        <w:t>Define Relays Pin Assignment</w:t>
      </w:r>
    </w:p>
    <w:p w14:paraId="5E8ABC6A" w14:textId="77777777" w:rsidR="00834B5D" w:rsidRPr="00834B5D" w:rsidRDefault="00834B5D" w:rsidP="00834B5D">
      <w:r w:rsidRPr="00834B5D">
        <w:t xml:space="preserve">In the following array </w:t>
      </w:r>
      <w:proofErr w:type="gramStart"/>
      <w:r w:rsidRPr="00834B5D">
        <w:t>variable</w:t>
      </w:r>
      <w:proofErr w:type="gramEnd"/>
      <w:r w:rsidRPr="00834B5D">
        <w:t xml:space="preserve"> you can define the ESP8266 GPIOs that will control the relays.</w:t>
      </w:r>
    </w:p>
    <w:p w14:paraId="0B6B0E0B" w14:textId="77777777" w:rsidR="00834B5D" w:rsidRPr="00834B5D" w:rsidRDefault="00834B5D" w:rsidP="00834B5D">
      <w:r w:rsidRPr="00834B5D">
        <w:t xml:space="preserve">int </w:t>
      </w:r>
      <w:proofErr w:type="spellStart"/>
      <w:proofErr w:type="gramStart"/>
      <w:r w:rsidRPr="00834B5D">
        <w:t>relayGPIOs</w:t>
      </w:r>
      <w:proofErr w:type="spellEnd"/>
      <w:r w:rsidRPr="00834B5D">
        <w:t>[</w:t>
      </w:r>
      <w:proofErr w:type="gramEnd"/>
      <w:r w:rsidRPr="00834B5D">
        <w:t>NUM_RELAYS] = {5, 4, 14, 12, 13};</w:t>
      </w:r>
    </w:p>
    <w:p w14:paraId="2506862D" w14:textId="77777777" w:rsidR="00834B5D" w:rsidRPr="00834B5D" w:rsidRDefault="00834B5D" w:rsidP="00834B5D">
      <w:r w:rsidRPr="00834B5D">
        <w:t>The number of relays set on the NUM_RELAYS variable needs to match the number of GPIOs assigned in the </w:t>
      </w:r>
      <w:proofErr w:type="spellStart"/>
      <w:r w:rsidRPr="00834B5D">
        <w:t>relayGPIOs</w:t>
      </w:r>
      <w:proofErr w:type="spellEnd"/>
      <w:r w:rsidRPr="00834B5D">
        <w:t> array.</w:t>
      </w:r>
    </w:p>
    <w:p w14:paraId="06563F72" w14:textId="77777777" w:rsidR="00834B5D" w:rsidRPr="00834B5D" w:rsidRDefault="00834B5D" w:rsidP="00834B5D">
      <w:pPr>
        <w:rPr>
          <w:b/>
          <w:bCs/>
        </w:rPr>
      </w:pPr>
      <w:r w:rsidRPr="00834B5D">
        <w:rPr>
          <w:b/>
          <w:bCs/>
        </w:rPr>
        <w:t>Network Credentials</w:t>
      </w:r>
    </w:p>
    <w:p w14:paraId="35CCBCC0" w14:textId="77777777" w:rsidR="00834B5D" w:rsidRPr="00834B5D" w:rsidRDefault="00834B5D" w:rsidP="00834B5D">
      <w:r w:rsidRPr="00834B5D">
        <w:t>Insert your network credentials in the following variables.</w:t>
      </w:r>
    </w:p>
    <w:p w14:paraId="0A71DE68" w14:textId="77777777" w:rsidR="00834B5D" w:rsidRPr="00834B5D" w:rsidRDefault="00834B5D" w:rsidP="00834B5D">
      <w:r w:rsidRPr="00834B5D">
        <w:t xml:space="preserve">const char* </w:t>
      </w:r>
      <w:proofErr w:type="spellStart"/>
      <w:r w:rsidRPr="00834B5D">
        <w:t>ssid</w:t>
      </w:r>
      <w:proofErr w:type="spellEnd"/>
      <w:r w:rsidRPr="00834B5D">
        <w:t xml:space="preserve">     = "REPLACE_WITH_YOUR_SSID</w:t>
      </w:r>
      <w:proofErr w:type="gramStart"/>
      <w:r w:rsidRPr="00834B5D">
        <w:t>";</w:t>
      </w:r>
      <w:proofErr w:type="gramEnd"/>
    </w:p>
    <w:p w14:paraId="4D6DE84A" w14:textId="77777777" w:rsidR="00834B5D" w:rsidRPr="00834B5D" w:rsidRDefault="00834B5D" w:rsidP="00834B5D">
      <w:r w:rsidRPr="00834B5D">
        <w:t>const char* password = "REPLACE_WITH_YOUR_PASSWORD</w:t>
      </w:r>
      <w:proofErr w:type="gramStart"/>
      <w:r w:rsidRPr="00834B5D">
        <w:t>";</w:t>
      </w:r>
      <w:proofErr w:type="gramEnd"/>
    </w:p>
    <w:p w14:paraId="0C7534AE" w14:textId="77777777" w:rsidR="00834B5D" w:rsidRPr="00834B5D" w:rsidRDefault="00834B5D" w:rsidP="00834B5D">
      <w:pPr>
        <w:rPr>
          <w:b/>
          <w:bCs/>
        </w:rPr>
      </w:pPr>
      <w:r w:rsidRPr="00834B5D">
        <w:rPr>
          <w:b/>
          <w:bCs/>
        </w:rPr>
        <w:t xml:space="preserve">Wiring 8 Channel Relay to ESP8266 </w:t>
      </w:r>
      <w:proofErr w:type="spellStart"/>
      <w:r w:rsidRPr="00834B5D">
        <w:rPr>
          <w:b/>
          <w:bCs/>
        </w:rPr>
        <w:t>NodeMCU</w:t>
      </w:r>
      <w:proofErr w:type="spellEnd"/>
    </w:p>
    <w:p w14:paraId="0772A9DE" w14:textId="77777777" w:rsidR="00834B5D" w:rsidRPr="00834B5D" w:rsidRDefault="00834B5D" w:rsidP="00834B5D">
      <w:r w:rsidRPr="00834B5D">
        <w:t xml:space="preserve">For demonstration purposes, we’re controlling 5 relay channels. Wire the ESP8266 </w:t>
      </w:r>
      <w:proofErr w:type="spellStart"/>
      <w:r w:rsidRPr="00834B5D">
        <w:t>NodeMCU</w:t>
      </w:r>
      <w:proofErr w:type="spellEnd"/>
      <w:r w:rsidRPr="00834B5D">
        <w:t xml:space="preserve"> board to the relay module as shown in the next schematic diagram.</w:t>
      </w:r>
    </w:p>
    <w:p w14:paraId="54EB5508" w14:textId="41E37334" w:rsidR="00834B5D" w:rsidRPr="00834B5D" w:rsidRDefault="00834B5D" w:rsidP="00834B5D">
      <w:r w:rsidRPr="00834B5D">
        <w:lastRenderedPageBreak/>
        <w:drawing>
          <wp:inline distT="0" distB="0" distL="0" distR="0" wp14:anchorId="4480C085" wp14:editId="06BDFEC5">
            <wp:extent cx="5943600" cy="5154295"/>
            <wp:effectExtent l="0" t="0" r="0" b="8255"/>
            <wp:docPr id="80162037" name="Picture 5" descr="ES8266 8-channel relay module wiring diagram schematic">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ES8266 8-channel relay module wiring diagram schematic">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5154295"/>
                    </a:xfrm>
                    <a:prstGeom prst="rect">
                      <a:avLst/>
                    </a:prstGeom>
                    <a:noFill/>
                    <a:ln>
                      <a:noFill/>
                    </a:ln>
                  </pic:spPr>
                </pic:pic>
              </a:graphicData>
            </a:graphic>
          </wp:inline>
        </w:drawing>
      </w:r>
    </w:p>
    <w:p w14:paraId="6329F443" w14:textId="77777777" w:rsidR="00834B5D" w:rsidRPr="00834B5D" w:rsidRDefault="00834B5D" w:rsidP="00834B5D">
      <w:pPr>
        <w:rPr>
          <w:b/>
          <w:bCs/>
        </w:rPr>
      </w:pPr>
      <w:r w:rsidRPr="00834B5D">
        <w:rPr>
          <w:b/>
          <w:bCs/>
        </w:rPr>
        <w:t>Demonstration</w:t>
      </w:r>
    </w:p>
    <w:p w14:paraId="5B8C9ECE" w14:textId="77777777" w:rsidR="00834B5D" w:rsidRPr="00834B5D" w:rsidRDefault="00834B5D" w:rsidP="00834B5D">
      <w:r w:rsidRPr="00834B5D">
        <w:t>After making the necessary changes, upload the code to your ESP8266.</w:t>
      </w:r>
    </w:p>
    <w:p w14:paraId="3CB53754" w14:textId="77777777" w:rsidR="00834B5D" w:rsidRPr="00834B5D" w:rsidRDefault="00834B5D" w:rsidP="00834B5D">
      <w:r w:rsidRPr="00834B5D">
        <w:t>Open the Serial Monitor at a baud rate of 115200 and press the ESP8266 RST button to get its IP address.</w:t>
      </w:r>
    </w:p>
    <w:p w14:paraId="0F1859F9" w14:textId="77777777" w:rsidR="00834B5D" w:rsidRPr="00834B5D" w:rsidRDefault="00834B5D" w:rsidP="00834B5D">
      <w:r w:rsidRPr="00834B5D">
        <w:t>Then, open a browser in your local network and type the ESP8266 IP address to get access to the web server.</w:t>
      </w:r>
    </w:p>
    <w:p w14:paraId="344071BC" w14:textId="77777777" w:rsidR="00834B5D" w:rsidRPr="00834B5D" w:rsidRDefault="00834B5D" w:rsidP="00834B5D">
      <w:r w:rsidRPr="00834B5D">
        <w:t>You should get something as follows with as many buttons as the number of relays you’ve defined in your code.</w:t>
      </w:r>
    </w:p>
    <w:p w14:paraId="27580FB1" w14:textId="1DB0C109" w:rsidR="00834B5D" w:rsidRPr="00834B5D" w:rsidRDefault="00834B5D" w:rsidP="00834B5D">
      <w:r w:rsidRPr="00834B5D">
        <w:lastRenderedPageBreak/>
        <w:drawing>
          <wp:inline distT="0" distB="0" distL="0" distR="0" wp14:anchorId="1A6689A8" wp14:editId="566FE4FE">
            <wp:extent cx="5943600" cy="3344545"/>
            <wp:effectExtent l="0" t="0" r="0" b="8255"/>
            <wp:docPr id="778913830" name="Picture 4" descr="ESP8266 Web Server controlling AC lamp with relay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ESP8266 Web Server controlling AC lamp with relay modu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4545"/>
                    </a:xfrm>
                    <a:prstGeom prst="rect">
                      <a:avLst/>
                    </a:prstGeom>
                    <a:noFill/>
                    <a:ln>
                      <a:noFill/>
                    </a:ln>
                  </pic:spPr>
                </pic:pic>
              </a:graphicData>
            </a:graphic>
          </wp:inline>
        </w:drawing>
      </w:r>
    </w:p>
    <w:p w14:paraId="785EBD55" w14:textId="77777777" w:rsidR="00834B5D" w:rsidRPr="00834B5D" w:rsidRDefault="00834B5D" w:rsidP="00834B5D">
      <w:r w:rsidRPr="00834B5D">
        <w:t>Now, you can use the buttons to control your relays remotely using your smartphone.</w:t>
      </w:r>
    </w:p>
    <w:p w14:paraId="65926362" w14:textId="77777777" w:rsidR="00834B5D" w:rsidRPr="00834B5D" w:rsidRDefault="00834B5D" w:rsidP="00834B5D">
      <w:pPr>
        <w:rPr>
          <w:b/>
          <w:bCs/>
        </w:rPr>
      </w:pPr>
      <w:r w:rsidRPr="00834B5D">
        <w:rPr>
          <w:b/>
          <w:bCs/>
        </w:rPr>
        <w:t>Enclosure for Safety</w:t>
      </w:r>
    </w:p>
    <w:p w14:paraId="3BFB8A08" w14:textId="77777777" w:rsidR="00834B5D" w:rsidRPr="00834B5D" w:rsidRDefault="00834B5D" w:rsidP="00834B5D">
      <w:r w:rsidRPr="00834B5D">
        <w:t>For a final project, make sure you place your relay module and ESP inside an enclosure to avoid any AC pins exposed.</w:t>
      </w:r>
    </w:p>
    <w:p w14:paraId="0798869A" w14:textId="77777777" w:rsidR="00834B5D" w:rsidRDefault="00834B5D"/>
    <w:sectPr w:rsidR="00834B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9D134DC"/>
    <w:multiLevelType w:val="multilevel"/>
    <w:tmpl w:val="4B10F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A462C87"/>
    <w:multiLevelType w:val="multilevel"/>
    <w:tmpl w:val="EBBAC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6833256">
    <w:abstractNumId w:val="0"/>
  </w:num>
  <w:num w:numId="2" w16cid:durableId="43549099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5D"/>
    <w:rsid w:val="00834B5D"/>
    <w:rsid w:val="009D63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C4D49"/>
  <w15:chartTrackingRefBased/>
  <w15:docId w15:val="{B2993FC0-BB15-4DC6-8C7C-84FF0F432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B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B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B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B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B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B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B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B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B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B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B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B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B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B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B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B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B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B5D"/>
    <w:rPr>
      <w:rFonts w:eastAsiaTheme="majorEastAsia" w:cstheme="majorBidi"/>
      <w:color w:val="272727" w:themeColor="text1" w:themeTint="D8"/>
    </w:rPr>
  </w:style>
  <w:style w:type="paragraph" w:styleId="Title">
    <w:name w:val="Title"/>
    <w:basedOn w:val="Normal"/>
    <w:next w:val="Normal"/>
    <w:link w:val="TitleChar"/>
    <w:uiPriority w:val="10"/>
    <w:qFormat/>
    <w:rsid w:val="00834B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B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B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B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B5D"/>
    <w:pPr>
      <w:spacing w:before="160"/>
      <w:jc w:val="center"/>
    </w:pPr>
    <w:rPr>
      <w:i/>
      <w:iCs/>
      <w:color w:val="404040" w:themeColor="text1" w:themeTint="BF"/>
    </w:rPr>
  </w:style>
  <w:style w:type="character" w:customStyle="1" w:styleId="QuoteChar">
    <w:name w:val="Quote Char"/>
    <w:basedOn w:val="DefaultParagraphFont"/>
    <w:link w:val="Quote"/>
    <w:uiPriority w:val="29"/>
    <w:rsid w:val="00834B5D"/>
    <w:rPr>
      <w:i/>
      <w:iCs/>
      <w:color w:val="404040" w:themeColor="text1" w:themeTint="BF"/>
    </w:rPr>
  </w:style>
  <w:style w:type="paragraph" w:styleId="ListParagraph">
    <w:name w:val="List Paragraph"/>
    <w:basedOn w:val="Normal"/>
    <w:uiPriority w:val="34"/>
    <w:qFormat/>
    <w:rsid w:val="00834B5D"/>
    <w:pPr>
      <w:ind w:left="720"/>
      <w:contextualSpacing/>
    </w:pPr>
  </w:style>
  <w:style w:type="character" w:styleId="IntenseEmphasis">
    <w:name w:val="Intense Emphasis"/>
    <w:basedOn w:val="DefaultParagraphFont"/>
    <w:uiPriority w:val="21"/>
    <w:qFormat/>
    <w:rsid w:val="00834B5D"/>
    <w:rPr>
      <w:i/>
      <w:iCs/>
      <w:color w:val="0F4761" w:themeColor="accent1" w:themeShade="BF"/>
    </w:rPr>
  </w:style>
  <w:style w:type="paragraph" w:styleId="IntenseQuote">
    <w:name w:val="Intense Quote"/>
    <w:basedOn w:val="Normal"/>
    <w:next w:val="Normal"/>
    <w:link w:val="IntenseQuoteChar"/>
    <w:uiPriority w:val="30"/>
    <w:qFormat/>
    <w:rsid w:val="00834B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B5D"/>
    <w:rPr>
      <w:i/>
      <w:iCs/>
      <w:color w:val="0F4761" w:themeColor="accent1" w:themeShade="BF"/>
    </w:rPr>
  </w:style>
  <w:style w:type="character" w:styleId="IntenseReference">
    <w:name w:val="Intense Reference"/>
    <w:basedOn w:val="DefaultParagraphFont"/>
    <w:uiPriority w:val="32"/>
    <w:qFormat/>
    <w:rsid w:val="00834B5D"/>
    <w:rPr>
      <w:b/>
      <w:bCs/>
      <w:smallCaps/>
      <w:color w:val="0F4761" w:themeColor="accent1" w:themeShade="BF"/>
      <w:spacing w:val="5"/>
    </w:rPr>
  </w:style>
  <w:style w:type="character" w:styleId="Hyperlink">
    <w:name w:val="Hyperlink"/>
    <w:basedOn w:val="DefaultParagraphFont"/>
    <w:uiPriority w:val="99"/>
    <w:unhideWhenUsed/>
    <w:rsid w:val="00834B5D"/>
    <w:rPr>
      <w:color w:val="467886" w:themeColor="hyperlink"/>
      <w:u w:val="single"/>
    </w:rPr>
  </w:style>
  <w:style w:type="character" w:styleId="UnresolvedMention">
    <w:name w:val="Unresolved Mention"/>
    <w:basedOn w:val="DefaultParagraphFont"/>
    <w:uiPriority w:val="99"/>
    <w:semiHidden/>
    <w:unhideWhenUsed/>
    <w:rsid w:val="00834B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181804">
      <w:bodyDiv w:val="1"/>
      <w:marLeft w:val="0"/>
      <w:marRight w:val="0"/>
      <w:marTop w:val="0"/>
      <w:marBottom w:val="0"/>
      <w:divBdr>
        <w:top w:val="none" w:sz="0" w:space="0" w:color="auto"/>
        <w:left w:val="none" w:sz="0" w:space="0" w:color="auto"/>
        <w:bottom w:val="none" w:sz="0" w:space="0" w:color="auto"/>
        <w:right w:val="none" w:sz="0" w:space="0" w:color="auto"/>
      </w:divBdr>
      <w:divsChild>
        <w:div w:id="1643584362">
          <w:marLeft w:val="0"/>
          <w:marRight w:val="0"/>
          <w:marTop w:val="0"/>
          <w:marBottom w:val="336"/>
          <w:divBdr>
            <w:top w:val="none" w:sz="0" w:space="0" w:color="auto"/>
            <w:left w:val="none" w:sz="0" w:space="0" w:color="auto"/>
            <w:bottom w:val="none" w:sz="0" w:space="0" w:color="auto"/>
            <w:right w:val="none" w:sz="0" w:space="0" w:color="auto"/>
          </w:divBdr>
        </w:div>
        <w:div w:id="1677608691">
          <w:marLeft w:val="0"/>
          <w:marRight w:val="0"/>
          <w:marTop w:val="0"/>
          <w:marBottom w:val="336"/>
          <w:divBdr>
            <w:top w:val="none" w:sz="0" w:space="0" w:color="auto"/>
            <w:left w:val="none" w:sz="0" w:space="0" w:color="auto"/>
            <w:bottom w:val="none" w:sz="0" w:space="0" w:color="auto"/>
            <w:right w:val="none" w:sz="0" w:space="0" w:color="auto"/>
          </w:divBdr>
        </w:div>
        <w:div w:id="2011444398">
          <w:marLeft w:val="0"/>
          <w:marRight w:val="0"/>
          <w:marTop w:val="0"/>
          <w:marBottom w:val="336"/>
          <w:divBdr>
            <w:top w:val="none" w:sz="0" w:space="0" w:color="auto"/>
            <w:left w:val="none" w:sz="0" w:space="0" w:color="auto"/>
            <w:bottom w:val="none" w:sz="0" w:space="0" w:color="auto"/>
            <w:right w:val="none" w:sz="0" w:space="0" w:color="auto"/>
          </w:divBdr>
        </w:div>
      </w:divsChild>
    </w:div>
    <w:div w:id="1994144407">
      <w:bodyDiv w:val="1"/>
      <w:marLeft w:val="0"/>
      <w:marRight w:val="0"/>
      <w:marTop w:val="0"/>
      <w:marBottom w:val="0"/>
      <w:divBdr>
        <w:top w:val="none" w:sz="0" w:space="0" w:color="auto"/>
        <w:left w:val="none" w:sz="0" w:space="0" w:color="auto"/>
        <w:bottom w:val="none" w:sz="0" w:space="0" w:color="auto"/>
        <w:right w:val="none" w:sz="0" w:space="0" w:color="auto"/>
      </w:divBdr>
      <w:divsChild>
        <w:div w:id="699554574">
          <w:marLeft w:val="0"/>
          <w:marRight w:val="0"/>
          <w:marTop w:val="0"/>
          <w:marBottom w:val="336"/>
          <w:divBdr>
            <w:top w:val="none" w:sz="0" w:space="0" w:color="auto"/>
            <w:left w:val="none" w:sz="0" w:space="0" w:color="auto"/>
            <w:bottom w:val="none" w:sz="0" w:space="0" w:color="auto"/>
            <w:right w:val="none" w:sz="0" w:space="0" w:color="auto"/>
          </w:divBdr>
        </w:div>
        <w:div w:id="2038120699">
          <w:marLeft w:val="0"/>
          <w:marRight w:val="0"/>
          <w:marTop w:val="0"/>
          <w:marBottom w:val="336"/>
          <w:divBdr>
            <w:top w:val="none" w:sz="0" w:space="0" w:color="auto"/>
            <w:left w:val="none" w:sz="0" w:space="0" w:color="auto"/>
            <w:bottom w:val="none" w:sz="0" w:space="0" w:color="auto"/>
            <w:right w:val="none" w:sz="0" w:space="0" w:color="auto"/>
          </w:divBdr>
        </w:div>
        <w:div w:id="1736508563">
          <w:marLeft w:val="0"/>
          <w:marRight w:val="0"/>
          <w:marTop w:val="0"/>
          <w:marBottom w:val="336"/>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0.wp.com/randomnerdtutorials.com/wp-content/uploads/2019/12/Relay-pinout-8channels-esp8266.png?quality=100&amp;strip=all&amp;ssl=1" TargetMode="External"/><Relationship Id="rId3" Type="http://schemas.openxmlformats.org/officeDocument/2006/relationships/settings" Target="settings.xml"/><Relationship Id="rId7" Type="http://schemas.openxmlformats.org/officeDocument/2006/relationships/hyperlink" Target="https://github.com/me-no-dev/ESPAsyncTCP/archive/master.zi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e-no-dev/ESPAsyncWebServer/archive/master.zip"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Nikolay Manchev</dc:creator>
  <cp:keywords/>
  <dc:description/>
  <cp:lastModifiedBy>Nikolay Manchev</cp:lastModifiedBy>
  <cp:revision>1</cp:revision>
  <dcterms:created xsi:type="dcterms:W3CDTF">2025-01-27T17:03:00Z</dcterms:created>
  <dcterms:modified xsi:type="dcterms:W3CDTF">2025-01-27T17:06:00Z</dcterms:modified>
</cp:coreProperties>
</file>